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6429E" w14:textId="77777777" w:rsidR="00731028" w:rsidRPr="007E7AC5" w:rsidRDefault="004D6ADE" w:rsidP="004D6ADE">
      <w:pPr>
        <w:shd w:val="clear" w:color="auto" w:fill="FFFFFF"/>
        <w:spacing w:after="0" w:line="240" w:lineRule="auto"/>
        <w:rPr>
          <w:rFonts w:ascii="Aptos Display" w:eastAsia="Times New Roman" w:hAnsi="Aptos Display" w:cstheme="minorHAnsi"/>
          <w:color w:val="0A0A0A"/>
          <w:lang w:eastAsia="en-IN"/>
        </w:rPr>
      </w:pPr>
      <w:r w:rsidRPr="007E7AC5">
        <w:rPr>
          <w:rFonts w:ascii="Aptos Display" w:eastAsia="Times New Roman" w:hAnsi="Aptos Display" w:cstheme="minorHAnsi"/>
          <w:b/>
          <w:bCs/>
          <w:color w:val="0A0A0A"/>
          <w:lang w:eastAsia="en-IN"/>
        </w:rPr>
        <w:t>From:</w:t>
      </w:r>
      <w:r w:rsidR="00731028" w:rsidRPr="007E7AC5">
        <w:rPr>
          <w:rFonts w:ascii="Aptos Display" w:eastAsia="Times New Roman" w:hAnsi="Aptos Display" w:cstheme="minorHAnsi"/>
          <w:color w:val="0A0A0A"/>
          <w:lang w:eastAsia="en-IN"/>
        </w:rPr>
        <w:t> </w:t>
      </w:r>
    </w:p>
    <w:p w14:paraId="74E66DD4" w14:textId="77777777" w:rsidR="004D6ADE" w:rsidRPr="007E7AC5" w:rsidRDefault="004D6ADE" w:rsidP="004D6ADE">
      <w:pPr>
        <w:shd w:val="clear" w:color="auto" w:fill="FFFFFF"/>
        <w:spacing w:after="0" w:line="240" w:lineRule="auto"/>
        <w:rPr>
          <w:rFonts w:ascii="Aptos Display" w:eastAsia="Times New Roman" w:hAnsi="Aptos Display" w:cstheme="minorHAnsi"/>
          <w:color w:val="0A0A0A"/>
          <w:lang w:eastAsia="en-IN"/>
        </w:rPr>
      </w:pPr>
      <w:r w:rsidRPr="007E7AC5">
        <w:rPr>
          <w:rFonts w:ascii="Aptos Display" w:eastAsia="Times New Roman" w:hAnsi="Aptos Display" w:cstheme="minorHAnsi"/>
          <w:color w:val="0A0A0A"/>
          <w:lang w:eastAsia="en-IN"/>
        </w:rPr>
        <w:br/>
      </w:r>
      <w:r w:rsidRPr="007E7AC5">
        <w:rPr>
          <w:rFonts w:ascii="Aptos Display" w:eastAsia="Times New Roman" w:hAnsi="Aptos Display" w:cstheme="minorHAnsi"/>
          <w:b/>
          <w:bCs/>
          <w:color w:val="0A0A0A"/>
          <w:lang w:eastAsia="en-IN"/>
        </w:rPr>
        <w:t>Date:</w:t>
      </w:r>
      <w:r w:rsidR="00731028" w:rsidRPr="007E7AC5">
        <w:rPr>
          <w:rFonts w:ascii="Aptos Display" w:eastAsia="Times New Roman" w:hAnsi="Aptos Display" w:cstheme="minorHAnsi"/>
          <w:color w:val="0A0A0A"/>
          <w:lang w:eastAsia="en-IN"/>
        </w:rPr>
        <w:t> </w:t>
      </w:r>
    </w:p>
    <w:p w14:paraId="47105454" w14:textId="77777777" w:rsidR="00731028" w:rsidRPr="007E7AC5" w:rsidRDefault="00731028" w:rsidP="004D6ADE">
      <w:pPr>
        <w:shd w:val="clear" w:color="auto" w:fill="FFFFFF"/>
        <w:spacing w:after="0" w:line="240" w:lineRule="auto"/>
        <w:rPr>
          <w:rFonts w:ascii="Aptos Display" w:eastAsia="Times New Roman" w:hAnsi="Aptos Display" w:cstheme="minorHAnsi"/>
          <w:color w:val="0A0A0A"/>
          <w:lang w:eastAsia="en-IN"/>
        </w:rPr>
      </w:pPr>
    </w:p>
    <w:p w14:paraId="587FED29" w14:textId="77777777" w:rsidR="00731028" w:rsidRPr="007E7AC5" w:rsidRDefault="004D6ADE" w:rsidP="004D6ADE">
      <w:pPr>
        <w:shd w:val="clear" w:color="auto" w:fill="FFFFFF"/>
        <w:spacing w:after="0" w:line="240" w:lineRule="auto"/>
        <w:rPr>
          <w:rFonts w:ascii="Aptos Display" w:eastAsia="Times New Roman" w:hAnsi="Aptos Display" w:cstheme="minorHAnsi"/>
          <w:b/>
          <w:bCs/>
          <w:color w:val="0A0A0A"/>
          <w:lang w:eastAsia="en-IN"/>
        </w:rPr>
      </w:pPr>
      <w:r w:rsidRPr="007E7AC5">
        <w:rPr>
          <w:rFonts w:ascii="Aptos Display" w:eastAsia="Times New Roman" w:hAnsi="Aptos Display" w:cstheme="minorHAnsi"/>
          <w:b/>
          <w:bCs/>
          <w:color w:val="0A0A0A"/>
          <w:lang w:eastAsia="en-IN"/>
        </w:rPr>
        <w:t>Name of Client:</w:t>
      </w:r>
    </w:p>
    <w:p w14:paraId="3EBA2525" w14:textId="77777777" w:rsidR="00731028" w:rsidRPr="007E7AC5" w:rsidRDefault="004D6ADE" w:rsidP="004D6ADE">
      <w:pPr>
        <w:shd w:val="clear" w:color="auto" w:fill="FFFFFF"/>
        <w:spacing w:after="0" w:line="240" w:lineRule="auto"/>
        <w:rPr>
          <w:rFonts w:ascii="Aptos Display" w:eastAsia="Times New Roman" w:hAnsi="Aptos Display" w:cstheme="minorHAnsi"/>
          <w:b/>
          <w:bCs/>
          <w:color w:val="0A0A0A"/>
          <w:lang w:eastAsia="en-IN"/>
        </w:rPr>
      </w:pPr>
      <w:r w:rsidRPr="007E7AC5">
        <w:rPr>
          <w:rFonts w:ascii="Aptos Display" w:eastAsia="Times New Roman" w:hAnsi="Aptos Display" w:cstheme="minorHAnsi"/>
          <w:color w:val="0A0A0A"/>
          <w:lang w:eastAsia="en-IN"/>
        </w:rPr>
        <w:br/>
      </w:r>
      <w:r w:rsidRPr="007E7AC5">
        <w:rPr>
          <w:rFonts w:ascii="Aptos Display" w:eastAsia="Times New Roman" w:hAnsi="Aptos Display" w:cstheme="minorHAnsi"/>
          <w:b/>
          <w:bCs/>
          <w:color w:val="0A0A0A"/>
          <w:lang w:eastAsia="en-IN"/>
        </w:rPr>
        <w:t>Client Code (Trading A/c):</w:t>
      </w:r>
    </w:p>
    <w:p w14:paraId="062FE1D3" w14:textId="77777777" w:rsidR="004D6ADE" w:rsidRPr="007E7AC5" w:rsidRDefault="004D6ADE" w:rsidP="004D6ADE">
      <w:pPr>
        <w:shd w:val="clear" w:color="auto" w:fill="FFFFFF"/>
        <w:spacing w:after="0" w:line="240" w:lineRule="auto"/>
        <w:rPr>
          <w:rFonts w:ascii="Aptos Display" w:eastAsia="Times New Roman" w:hAnsi="Aptos Display" w:cstheme="minorHAnsi"/>
          <w:b/>
          <w:bCs/>
          <w:color w:val="0A0A0A"/>
          <w:lang w:eastAsia="en-IN"/>
        </w:rPr>
      </w:pPr>
      <w:r w:rsidRPr="007E7AC5">
        <w:rPr>
          <w:rFonts w:ascii="Aptos Display" w:eastAsia="Times New Roman" w:hAnsi="Aptos Display" w:cstheme="minorHAnsi"/>
          <w:color w:val="0A0A0A"/>
          <w:lang w:eastAsia="en-IN"/>
        </w:rPr>
        <w:br/>
      </w:r>
      <w:r w:rsidRPr="007E7AC5">
        <w:rPr>
          <w:rFonts w:ascii="Aptos Display" w:eastAsia="Times New Roman" w:hAnsi="Aptos Display" w:cstheme="minorHAnsi"/>
          <w:b/>
          <w:bCs/>
          <w:color w:val="0A0A0A"/>
          <w:lang w:eastAsia="en-IN"/>
        </w:rPr>
        <w:t>PAN:</w:t>
      </w:r>
    </w:p>
    <w:p w14:paraId="75F705E9" w14:textId="77777777" w:rsidR="00731028" w:rsidRPr="007E7AC5" w:rsidRDefault="00731028" w:rsidP="004D6ADE">
      <w:pPr>
        <w:shd w:val="clear" w:color="auto" w:fill="FFFFFF"/>
        <w:spacing w:after="0" w:line="240" w:lineRule="auto"/>
        <w:rPr>
          <w:rFonts w:ascii="Aptos Display" w:eastAsia="Times New Roman" w:hAnsi="Aptos Display" w:cstheme="minorHAnsi"/>
          <w:color w:val="0A0A0A"/>
          <w:lang w:eastAsia="en-IN"/>
        </w:rPr>
      </w:pPr>
    </w:p>
    <w:p w14:paraId="20AAA692" w14:textId="77777777" w:rsidR="004D6ADE" w:rsidRPr="007E7AC5" w:rsidRDefault="004D6ADE" w:rsidP="004D6ADE">
      <w:pPr>
        <w:shd w:val="clear" w:color="auto" w:fill="FFFFFF"/>
        <w:spacing w:after="0" w:line="240" w:lineRule="auto"/>
        <w:rPr>
          <w:rFonts w:ascii="Aptos Display" w:eastAsia="Times New Roman" w:hAnsi="Aptos Display" w:cstheme="minorHAnsi"/>
          <w:color w:val="0A0A0A"/>
          <w:lang w:eastAsia="en-IN"/>
        </w:rPr>
      </w:pPr>
      <w:r w:rsidRPr="007E7AC5">
        <w:rPr>
          <w:rFonts w:ascii="Aptos Display" w:eastAsia="Times New Roman" w:hAnsi="Aptos Display" w:cstheme="minorHAnsi"/>
          <w:b/>
          <w:bCs/>
          <w:color w:val="0A0A0A"/>
          <w:lang w:eastAsia="en-IN"/>
        </w:rPr>
        <w:t>To,</w:t>
      </w:r>
      <w:r w:rsidR="00721115" w:rsidRPr="007E7AC5">
        <w:rPr>
          <w:rFonts w:ascii="Aptos Display" w:eastAsia="Times New Roman" w:hAnsi="Aptos Display" w:cstheme="minorHAnsi"/>
          <w:b/>
          <w:bCs/>
          <w:color w:val="0A0A0A"/>
          <w:lang w:eastAsia="en-IN"/>
        </w:rPr>
        <w:br/>
      </w:r>
    </w:p>
    <w:p w14:paraId="4DC4EA4F" w14:textId="77777777" w:rsidR="00721115" w:rsidRPr="007E7AC5" w:rsidRDefault="004D6ADE" w:rsidP="0006060A">
      <w:pPr>
        <w:spacing w:line="240" w:lineRule="auto"/>
        <w:contextualSpacing/>
        <w:rPr>
          <w:rFonts w:ascii="Aptos Display" w:eastAsia="Times New Roman" w:hAnsi="Aptos Display" w:cstheme="minorHAnsi"/>
          <w:color w:val="000000"/>
          <w:lang w:eastAsia="en-IN"/>
        </w:rPr>
      </w:pPr>
      <w:r w:rsidRPr="007E7AC5">
        <w:rPr>
          <w:rFonts w:ascii="Aptos Display" w:eastAsia="Times New Roman" w:hAnsi="Aptos Display" w:cstheme="minorHAnsi"/>
          <w:color w:val="0A0A0A"/>
          <w:lang w:eastAsia="en-IN"/>
        </w:rPr>
        <w:t>Finvasia Securities Pvt Ltd</w:t>
      </w:r>
      <w:r w:rsidRPr="007E7AC5">
        <w:rPr>
          <w:rFonts w:ascii="Aptos Display" w:eastAsia="Times New Roman" w:hAnsi="Aptos Display" w:cstheme="minorHAnsi"/>
          <w:color w:val="0A0A0A"/>
          <w:lang w:eastAsia="en-IN"/>
        </w:rPr>
        <w:br/>
      </w:r>
      <w:r w:rsidR="00721115" w:rsidRPr="007E7AC5">
        <w:rPr>
          <w:rFonts w:ascii="Aptos Display" w:eastAsia="Times New Roman" w:hAnsi="Aptos Display" w:cstheme="minorHAnsi"/>
          <w:color w:val="000000"/>
          <w:lang w:eastAsia="en-IN"/>
        </w:rPr>
        <w:t>Finvasia Tower, C-214, 4th Floor, Phase 8 B</w:t>
      </w:r>
    </w:p>
    <w:p w14:paraId="165DA62E" w14:textId="77777777" w:rsidR="00721115" w:rsidRPr="007E7AC5" w:rsidRDefault="00721115" w:rsidP="0006060A">
      <w:pPr>
        <w:spacing w:line="240" w:lineRule="auto"/>
        <w:contextualSpacing/>
        <w:rPr>
          <w:rFonts w:ascii="Aptos Display" w:eastAsia="Times New Roman" w:hAnsi="Aptos Display" w:cstheme="minorHAnsi"/>
          <w:color w:val="000000"/>
          <w:lang w:eastAsia="en-IN"/>
        </w:rPr>
      </w:pPr>
      <w:r w:rsidRPr="007E7AC5">
        <w:rPr>
          <w:rFonts w:ascii="Aptos Display" w:eastAsia="Times New Roman" w:hAnsi="Aptos Display" w:cstheme="minorHAnsi"/>
          <w:color w:val="000000"/>
          <w:lang w:eastAsia="en-IN"/>
        </w:rPr>
        <w:t xml:space="preserve">Sector 74, Industrial Focal Point, </w:t>
      </w:r>
      <w:r w:rsidRPr="007E7AC5">
        <w:rPr>
          <w:rFonts w:ascii="Aptos Display" w:eastAsia="Times New Roman" w:hAnsi="Aptos Display" w:cstheme="minorHAnsi"/>
          <w:color w:val="000000"/>
          <w:lang w:eastAsia="en-IN"/>
        </w:rPr>
        <w:br/>
        <w:t xml:space="preserve">SAS Nagar (Mohali), </w:t>
      </w:r>
    </w:p>
    <w:p w14:paraId="21BCDF25" w14:textId="77777777" w:rsidR="00721115" w:rsidRPr="007E7AC5" w:rsidRDefault="00721115" w:rsidP="0006060A">
      <w:pPr>
        <w:spacing w:line="240" w:lineRule="auto"/>
        <w:contextualSpacing/>
        <w:rPr>
          <w:rFonts w:ascii="Aptos Display" w:eastAsia="Times New Roman" w:hAnsi="Aptos Display" w:cstheme="minorHAnsi"/>
          <w:lang w:eastAsia="en-IN"/>
        </w:rPr>
      </w:pPr>
      <w:r w:rsidRPr="007E7AC5">
        <w:rPr>
          <w:rFonts w:ascii="Aptos Display" w:eastAsia="Times New Roman" w:hAnsi="Aptos Display" w:cstheme="minorHAnsi"/>
          <w:color w:val="000000"/>
          <w:lang w:eastAsia="en-IN"/>
        </w:rPr>
        <w:t>Punjab – 160055</w:t>
      </w:r>
    </w:p>
    <w:p w14:paraId="65C95D44" w14:textId="77777777" w:rsidR="004D6ADE" w:rsidRPr="007E7AC5" w:rsidRDefault="004D6ADE" w:rsidP="004D6ADE">
      <w:pPr>
        <w:shd w:val="clear" w:color="auto" w:fill="FFFFFF"/>
        <w:spacing w:after="0" w:line="240" w:lineRule="auto"/>
        <w:rPr>
          <w:rFonts w:ascii="Aptos Display" w:eastAsia="Times New Roman" w:hAnsi="Aptos Display" w:cstheme="minorHAnsi"/>
          <w:b/>
          <w:bCs/>
          <w:color w:val="0A0A0A"/>
          <w:lang w:eastAsia="en-IN"/>
        </w:rPr>
      </w:pPr>
    </w:p>
    <w:p w14:paraId="790BD6D6" w14:textId="77777777" w:rsidR="004D6ADE" w:rsidRPr="007E7AC5" w:rsidRDefault="004D6ADE" w:rsidP="004D6ADE">
      <w:pPr>
        <w:shd w:val="clear" w:color="auto" w:fill="FFFFFF"/>
        <w:spacing w:after="0" w:line="240" w:lineRule="auto"/>
        <w:rPr>
          <w:rFonts w:ascii="Aptos Display" w:eastAsia="Times New Roman" w:hAnsi="Aptos Display" w:cstheme="minorHAnsi"/>
          <w:bCs/>
          <w:color w:val="0A0A0A"/>
          <w:lang w:eastAsia="en-IN"/>
        </w:rPr>
      </w:pPr>
      <w:r w:rsidRPr="007E7AC5">
        <w:rPr>
          <w:rFonts w:ascii="Aptos Display" w:eastAsia="Times New Roman" w:hAnsi="Aptos Display" w:cstheme="minorHAnsi"/>
          <w:bCs/>
          <w:color w:val="0A0A0A"/>
          <w:lang w:eastAsia="en-IN"/>
        </w:rPr>
        <w:t>Dear Sir,</w:t>
      </w:r>
    </w:p>
    <w:p w14:paraId="563DC77A" w14:textId="77777777" w:rsidR="00731028" w:rsidRPr="007E7AC5" w:rsidRDefault="00731028" w:rsidP="004D6ADE">
      <w:pPr>
        <w:shd w:val="clear" w:color="auto" w:fill="FFFFFF"/>
        <w:spacing w:after="0" w:line="240" w:lineRule="auto"/>
        <w:rPr>
          <w:rFonts w:ascii="Aptos Display" w:eastAsia="Times New Roman" w:hAnsi="Aptos Display" w:cstheme="minorHAnsi"/>
          <w:color w:val="0A0A0A"/>
          <w:lang w:eastAsia="en-IN"/>
        </w:rPr>
      </w:pPr>
    </w:p>
    <w:p w14:paraId="1B1A775A" w14:textId="59655B88" w:rsidR="004D6ADE" w:rsidRPr="007E7AC5" w:rsidRDefault="004D6ADE" w:rsidP="007E7AC5">
      <w:pPr>
        <w:shd w:val="clear" w:color="auto" w:fill="FFFFFF"/>
        <w:spacing w:after="0" w:line="240" w:lineRule="auto"/>
        <w:jc w:val="both"/>
        <w:rPr>
          <w:rFonts w:ascii="Aptos Display" w:eastAsia="Times New Roman" w:hAnsi="Aptos Display" w:cstheme="minorHAnsi"/>
          <w:b/>
          <w:bCs/>
          <w:color w:val="0A0A0A"/>
          <w:lang w:eastAsia="en-IN"/>
        </w:rPr>
      </w:pPr>
      <w:r w:rsidRPr="007E7AC5">
        <w:rPr>
          <w:rFonts w:ascii="Aptos Display" w:eastAsia="Times New Roman" w:hAnsi="Aptos Display" w:cstheme="minorHAnsi"/>
          <w:b/>
          <w:bCs/>
          <w:color w:val="0A0A0A"/>
          <w:lang w:eastAsia="en-IN"/>
        </w:rPr>
        <w:t xml:space="preserve">Sub: </w:t>
      </w:r>
      <w:r w:rsidR="007A6D1B" w:rsidRPr="007E7AC5">
        <w:rPr>
          <w:rFonts w:ascii="Aptos Display" w:eastAsia="Times New Roman" w:hAnsi="Aptos Display" w:cstheme="minorHAnsi"/>
          <w:b/>
          <w:bCs/>
          <w:color w:val="0A0A0A"/>
          <w:lang w:eastAsia="en-IN"/>
        </w:rPr>
        <w:t>Declaration for Mapping Multiple Client Codes (Blood Relations) to Single Static IP for API Trading</w:t>
      </w:r>
    </w:p>
    <w:p w14:paraId="61617DFA" w14:textId="77777777" w:rsidR="00731028" w:rsidRPr="007E7AC5" w:rsidRDefault="00731028" w:rsidP="004D6ADE">
      <w:pPr>
        <w:shd w:val="clear" w:color="auto" w:fill="FFFFFF"/>
        <w:spacing w:after="0" w:line="240" w:lineRule="auto"/>
        <w:rPr>
          <w:rFonts w:ascii="Aptos Display" w:eastAsia="Times New Roman" w:hAnsi="Aptos Display" w:cstheme="minorHAnsi"/>
          <w:color w:val="0A0A0A"/>
          <w:lang w:eastAsia="en-IN"/>
        </w:rPr>
      </w:pPr>
    </w:p>
    <w:p w14:paraId="05A33FCE" w14:textId="30D7F50D" w:rsidR="007A6D1B" w:rsidRPr="007E7AC5" w:rsidRDefault="007A6D1B" w:rsidP="0006060A">
      <w:pPr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Aptos Display" w:eastAsia="Times New Roman" w:hAnsi="Aptos Display" w:cstheme="minorHAnsi"/>
          <w:color w:val="0A0A0A"/>
          <w:lang w:eastAsia="en-IN"/>
        </w:rPr>
      </w:pPr>
      <w:r w:rsidRPr="007E7AC5">
        <w:rPr>
          <w:rFonts w:ascii="Aptos Display" w:eastAsia="Times New Roman" w:hAnsi="Aptos Display" w:cstheme="minorHAnsi"/>
          <w:color w:val="0A0A0A"/>
          <w:lang w:eastAsia="en-IN"/>
        </w:rPr>
        <w:t xml:space="preserve">I/We confirm that the </w:t>
      </w:r>
      <w:ins w:id="0" w:author="Trilok Singla" w:date="2026-04-08T10:21:00Z" w16du:dateUtc="2026-04-08T04:51:00Z">
        <w:r w:rsidR="007E7AC5">
          <w:rPr>
            <w:rFonts w:ascii="Aptos Display" w:eastAsia="Times New Roman" w:hAnsi="Aptos Display" w:cstheme="minorHAnsi"/>
            <w:color w:val="0A0A0A"/>
            <w:lang w:eastAsia="en-IN"/>
          </w:rPr>
          <w:t>below</w:t>
        </w:r>
      </w:ins>
      <w:ins w:id="1" w:author="Trilok Singla" w:date="2026-04-08T10:22:00Z" w16du:dateUtc="2026-04-08T04:52:00Z">
        <w:r w:rsidR="007E7AC5">
          <w:rPr>
            <w:rFonts w:ascii="Aptos Display" w:eastAsia="Times New Roman" w:hAnsi="Aptos Display" w:cstheme="minorHAnsi"/>
            <w:color w:val="0A0A0A"/>
            <w:lang w:eastAsia="en-IN"/>
          </w:rPr>
          <w:t xml:space="preserve"> mentioned</w:t>
        </w:r>
      </w:ins>
      <w:ins w:id="2" w:author="Trilok Singla" w:date="2026-04-08T10:21:00Z" w16du:dateUtc="2026-04-08T04:51:00Z">
        <w:r w:rsidR="007E7AC5">
          <w:rPr>
            <w:rFonts w:ascii="Aptos Display" w:eastAsia="Times New Roman" w:hAnsi="Aptos Display" w:cstheme="minorHAnsi"/>
            <w:color w:val="0A0A0A"/>
            <w:lang w:eastAsia="en-IN"/>
          </w:rPr>
          <w:t xml:space="preserve"> </w:t>
        </w:r>
      </w:ins>
      <w:del w:id="3" w:author="Trilok Singla" w:date="2026-04-08T10:22:00Z" w16du:dateUtc="2026-04-08T04:52:00Z">
        <w:r w:rsidRPr="007E7AC5" w:rsidDel="007E7AC5">
          <w:rPr>
            <w:rFonts w:ascii="Aptos Display" w:eastAsia="Times New Roman" w:hAnsi="Aptos Display" w:cstheme="minorHAnsi"/>
            <w:color w:val="0A0A0A"/>
            <w:highlight w:val="yellow"/>
            <w:lang w:eastAsia="en-IN"/>
          </w:rPr>
          <w:delText>above-mentioned</w:delText>
        </w:r>
      </w:del>
      <w:r w:rsidRPr="007E7AC5">
        <w:rPr>
          <w:rFonts w:ascii="Aptos Display" w:eastAsia="Times New Roman" w:hAnsi="Aptos Display" w:cstheme="minorHAnsi"/>
          <w:color w:val="0A0A0A"/>
          <w:lang w:eastAsia="en-IN"/>
        </w:rPr>
        <w:t xml:space="preserve"> clients are </w:t>
      </w:r>
      <w:r w:rsidRPr="007E7AC5">
        <w:rPr>
          <w:rFonts w:ascii="Aptos Display" w:eastAsia="Times New Roman" w:hAnsi="Aptos Display" w:cstheme="minorHAnsi"/>
          <w:b/>
          <w:bCs/>
          <w:color w:val="0A0A0A"/>
          <w:lang w:eastAsia="en-IN"/>
        </w:rPr>
        <w:t>blood relatives</w:t>
      </w:r>
      <w:r w:rsidRPr="007E7AC5">
        <w:rPr>
          <w:rFonts w:ascii="Aptos Display" w:eastAsia="Times New Roman" w:hAnsi="Aptos Display" w:cstheme="minorHAnsi"/>
          <w:color w:val="0A0A0A"/>
          <w:lang w:eastAsia="en-IN"/>
        </w:rPr>
        <w:t xml:space="preserve">, and the relationship between us is as specified </w:t>
      </w:r>
      <w:ins w:id="4" w:author="Trilok Singla" w:date="2026-04-08T10:22:00Z" w16du:dateUtc="2026-04-08T04:52:00Z">
        <w:r w:rsidR="007E7AC5">
          <w:rPr>
            <w:rFonts w:ascii="Aptos Display" w:eastAsia="Times New Roman" w:hAnsi="Aptos Display" w:cstheme="minorHAnsi"/>
            <w:color w:val="0A0A0A"/>
            <w:lang w:eastAsia="en-IN"/>
          </w:rPr>
          <w:t xml:space="preserve">below </w:t>
        </w:r>
      </w:ins>
      <w:del w:id="5" w:author="Trilok Singla" w:date="2026-04-08T10:22:00Z" w16du:dateUtc="2026-04-08T04:52:00Z">
        <w:r w:rsidRPr="007E7AC5" w:rsidDel="007E7AC5">
          <w:rPr>
            <w:rFonts w:ascii="Aptos Display" w:eastAsia="Times New Roman" w:hAnsi="Aptos Display" w:cstheme="minorHAnsi"/>
            <w:color w:val="0A0A0A"/>
            <w:highlight w:val="yellow"/>
            <w:lang w:eastAsia="en-IN"/>
          </w:rPr>
          <w:delText>above</w:delText>
        </w:r>
      </w:del>
      <w:r w:rsidRPr="007E7AC5">
        <w:rPr>
          <w:rFonts w:ascii="Aptos Display" w:eastAsia="Times New Roman" w:hAnsi="Aptos Display" w:cstheme="minorHAnsi"/>
          <w:color w:val="0A0A0A"/>
          <w:lang w:eastAsia="en-IN"/>
        </w:rPr>
        <w:t xml:space="preserve">. </w:t>
      </w:r>
    </w:p>
    <w:p w14:paraId="62D38438" w14:textId="1F80521E" w:rsidR="007A6D1B" w:rsidRPr="007E7AC5" w:rsidRDefault="007A6D1B" w:rsidP="0006060A">
      <w:pPr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Aptos Display" w:eastAsia="Times New Roman" w:hAnsi="Aptos Display" w:cstheme="minorHAnsi"/>
          <w:color w:val="0A0A0A"/>
          <w:lang w:eastAsia="en-IN"/>
        </w:rPr>
      </w:pPr>
      <w:r w:rsidRPr="007E7AC5">
        <w:rPr>
          <w:rFonts w:ascii="Aptos Display" w:eastAsia="Times New Roman" w:hAnsi="Aptos Display" w:cstheme="minorHAnsi"/>
          <w:color w:val="0A0A0A"/>
          <w:lang w:eastAsia="en-IN"/>
        </w:rPr>
        <w:t xml:space="preserve">I/We hereby request and authorize </w:t>
      </w:r>
      <w:r w:rsidRPr="007E7AC5">
        <w:rPr>
          <w:rFonts w:ascii="Aptos Display" w:eastAsia="Times New Roman" w:hAnsi="Aptos Display" w:cstheme="minorHAnsi"/>
          <w:b/>
          <w:bCs/>
          <w:color w:val="0A0A0A"/>
          <w:lang w:eastAsia="en-IN"/>
        </w:rPr>
        <w:t>Finvasia Securities Pvt Ltd</w:t>
      </w:r>
      <w:r w:rsidRPr="007E7AC5">
        <w:rPr>
          <w:rFonts w:ascii="Aptos Display" w:eastAsia="Times New Roman" w:hAnsi="Aptos Display" w:cstheme="minorHAnsi"/>
          <w:color w:val="0A0A0A"/>
          <w:lang w:eastAsia="en-IN"/>
        </w:rPr>
        <w:t xml:space="preserve"> to map the </w:t>
      </w:r>
      <w:ins w:id="6" w:author="Trilok Singla" w:date="2026-04-08T10:22:00Z" w16du:dateUtc="2026-04-08T04:52:00Z">
        <w:r w:rsidR="007E7AC5">
          <w:rPr>
            <w:rFonts w:ascii="Aptos Display" w:eastAsia="Times New Roman" w:hAnsi="Aptos Display" w:cstheme="minorHAnsi"/>
            <w:color w:val="0A0A0A"/>
            <w:lang w:eastAsia="en-IN"/>
          </w:rPr>
          <w:t xml:space="preserve">below </w:t>
        </w:r>
      </w:ins>
      <w:del w:id="7" w:author="Trilok Singla" w:date="2026-04-08T10:22:00Z" w16du:dateUtc="2026-04-08T04:52:00Z">
        <w:r w:rsidRPr="007E7AC5" w:rsidDel="007E7AC5">
          <w:rPr>
            <w:rFonts w:ascii="Aptos Display" w:eastAsia="Times New Roman" w:hAnsi="Aptos Display" w:cstheme="minorHAnsi"/>
            <w:color w:val="0A0A0A"/>
            <w:highlight w:val="yellow"/>
            <w:lang w:eastAsia="en-IN"/>
          </w:rPr>
          <w:delText>above</w:delText>
        </w:r>
      </w:del>
      <w:r w:rsidRPr="007E7AC5">
        <w:rPr>
          <w:rFonts w:ascii="Aptos Display" w:eastAsia="Times New Roman" w:hAnsi="Aptos Display" w:cstheme="minorHAnsi"/>
          <w:color w:val="0A0A0A"/>
          <w:lang w:eastAsia="en-IN"/>
        </w:rPr>
        <w:t xml:space="preserve"> client codes to a </w:t>
      </w:r>
      <w:r w:rsidRPr="007E7AC5">
        <w:rPr>
          <w:rFonts w:ascii="Aptos Display" w:eastAsia="Times New Roman" w:hAnsi="Aptos Display" w:cstheme="minorHAnsi"/>
          <w:b/>
          <w:bCs/>
          <w:color w:val="0A0A0A"/>
          <w:lang w:eastAsia="en-IN"/>
        </w:rPr>
        <w:t>single static IP address</w:t>
      </w:r>
      <w:r w:rsidRPr="007E7AC5">
        <w:rPr>
          <w:rFonts w:ascii="Aptos Display" w:eastAsia="Times New Roman" w:hAnsi="Aptos Display" w:cstheme="minorHAnsi"/>
          <w:color w:val="0A0A0A"/>
          <w:lang w:eastAsia="en-IN"/>
        </w:rPr>
        <w:t xml:space="preserve"> for the purpose of </w:t>
      </w:r>
      <w:r w:rsidRPr="007E7AC5">
        <w:rPr>
          <w:rFonts w:ascii="Aptos Display" w:eastAsia="Times New Roman" w:hAnsi="Aptos Display" w:cstheme="minorHAnsi"/>
          <w:b/>
          <w:bCs/>
          <w:color w:val="0A0A0A"/>
          <w:lang w:eastAsia="en-IN"/>
        </w:rPr>
        <w:t>API-based trading</w:t>
      </w:r>
      <w:r w:rsidRPr="007E7AC5">
        <w:rPr>
          <w:rFonts w:ascii="Aptos Display" w:eastAsia="Times New Roman" w:hAnsi="Aptos Display" w:cstheme="minorHAnsi"/>
          <w:color w:val="0A0A0A"/>
          <w:lang w:eastAsia="en-IN"/>
        </w:rPr>
        <w:t xml:space="preserve">, in accordance with applicable regulatory guidelines. </w:t>
      </w:r>
    </w:p>
    <w:p w14:paraId="678455FF" w14:textId="77777777" w:rsidR="007A6D1B" w:rsidRPr="007E7AC5" w:rsidRDefault="007A6D1B" w:rsidP="0006060A">
      <w:pPr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Aptos Display" w:eastAsia="Times New Roman" w:hAnsi="Aptos Display" w:cstheme="minorHAnsi"/>
          <w:color w:val="0A0A0A"/>
          <w:lang w:eastAsia="en-IN"/>
        </w:rPr>
      </w:pPr>
      <w:r w:rsidRPr="007E7AC5">
        <w:rPr>
          <w:rFonts w:ascii="Aptos Display" w:eastAsia="Times New Roman" w:hAnsi="Aptos Display" w:cstheme="minorHAnsi"/>
          <w:color w:val="0A0A0A"/>
          <w:lang w:eastAsia="en-IN"/>
        </w:rPr>
        <w:t xml:space="preserve">The details of the static IP to be mapped are as follows: </w:t>
      </w:r>
    </w:p>
    <w:p w14:paraId="5AE408ED" w14:textId="77777777" w:rsidR="007A6D1B" w:rsidRPr="007E7AC5" w:rsidRDefault="007A6D1B" w:rsidP="0006060A">
      <w:pPr>
        <w:numPr>
          <w:ilvl w:val="1"/>
          <w:numId w:val="4"/>
        </w:numPr>
        <w:shd w:val="clear" w:color="auto" w:fill="FFFFFF"/>
        <w:spacing w:after="0" w:line="240" w:lineRule="auto"/>
        <w:jc w:val="both"/>
        <w:rPr>
          <w:rFonts w:ascii="Aptos Display" w:eastAsia="Times New Roman" w:hAnsi="Aptos Display" w:cstheme="minorHAnsi"/>
          <w:color w:val="0A0A0A"/>
          <w:lang w:eastAsia="en-IN"/>
        </w:rPr>
      </w:pPr>
      <w:r w:rsidRPr="007E7AC5">
        <w:rPr>
          <w:rFonts w:ascii="Aptos Display" w:eastAsia="Times New Roman" w:hAnsi="Aptos Display" w:cstheme="minorHAnsi"/>
          <w:b/>
          <w:bCs/>
          <w:color w:val="0A0A0A"/>
          <w:lang w:eastAsia="en-IN"/>
        </w:rPr>
        <w:t>Static IP Address:</w:t>
      </w:r>
      <w:r w:rsidRPr="007E7AC5">
        <w:rPr>
          <w:rFonts w:ascii="Aptos Display" w:eastAsia="Times New Roman" w:hAnsi="Aptos Display" w:cstheme="minorHAnsi"/>
          <w:color w:val="0A0A0A"/>
          <w:lang w:eastAsia="en-IN"/>
        </w:rPr>
        <w:t xml:space="preserve"> __________________ </w:t>
      </w:r>
    </w:p>
    <w:p w14:paraId="5C31AF70" w14:textId="77777777" w:rsidR="007A6D1B" w:rsidRPr="007E7AC5" w:rsidRDefault="007A6D1B" w:rsidP="0006060A">
      <w:pPr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Aptos Display" w:eastAsia="Times New Roman" w:hAnsi="Aptos Display" w:cstheme="minorHAnsi"/>
          <w:color w:val="0A0A0A"/>
          <w:lang w:eastAsia="en-IN"/>
        </w:rPr>
      </w:pPr>
      <w:r w:rsidRPr="007E7AC5">
        <w:rPr>
          <w:rFonts w:ascii="Aptos Display" w:eastAsia="Times New Roman" w:hAnsi="Aptos Display" w:cstheme="minorHAnsi"/>
          <w:color w:val="0A0A0A"/>
          <w:lang w:eastAsia="en-IN"/>
        </w:rPr>
        <w:t xml:space="preserve">I/We confirm and undertake that: </w:t>
      </w:r>
    </w:p>
    <w:p w14:paraId="79245298" w14:textId="11F137BD" w:rsidR="007A6D1B" w:rsidRPr="007E7AC5" w:rsidRDefault="007A6D1B" w:rsidP="0006060A">
      <w:pPr>
        <w:numPr>
          <w:ilvl w:val="1"/>
          <w:numId w:val="4"/>
        </w:numPr>
        <w:shd w:val="clear" w:color="auto" w:fill="FFFFFF"/>
        <w:spacing w:after="0" w:line="240" w:lineRule="auto"/>
        <w:jc w:val="both"/>
        <w:rPr>
          <w:rFonts w:ascii="Aptos Display" w:eastAsia="Times New Roman" w:hAnsi="Aptos Display" w:cstheme="minorHAnsi"/>
          <w:color w:val="0A0A0A"/>
          <w:lang w:eastAsia="en-IN"/>
        </w:rPr>
      </w:pPr>
      <w:r w:rsidRPr="007E7AC5">
        <w:rPr>
          <w:rFonts w:ascii="Aptos Display" w:eastAsia="Times New Roman" w:hAnsi="Aptos Display" w:cstheme="minorHAnsi"/>
          <w:color w:val="0A0A0A"/>
          <w:lang w:eastAsia="en-IN"/>
        </w:rPr>
        <w:t xml:space="preserve">The said static IP will be used </w:t>
      </w:r>
      <w:r w:rsidRPr="007E7AC5">
        <w:rPr>
          <w:rFonts w:ascii="Aptos Display" w:eastAsia="Times New Roman" w:hAnsi="Aptos Display" w:cstheme="minorHAnsi"/>
          <w:b/>
          <w:bCs/>
          <w:color w:val="0A0A0A"/>
          <w:lang w:eastAsia="en-IN"/>
        </w:rPr>
        <w:t xml:space="preserve">only by the </w:t>
      </w:r>
      <w:ins w:id="8" w:author="Trilok Singla" w:date="2026-04-08T10:22:00Z" w16du:dateUtc="2026-04-08T04:52:00Z">
        <w:r w:rsidR="007E7AC5">
          <w:rPr>
            <w:rFonts w:ascii="Aptos Display" w:eastAsia="Times New Roman" w:hAnsi="Aptos Display" w:cstheme="minorHAnsi"/>
            <w:b/>
            <w:bCs/>
            <w:color w:val="0A0A0A"/>
            <w:lang w:eastAsia="en-IN"/>
          </w:rPr>
          <w:t>below</w:t>
        </w:r>
      </w:ins>
      <w:ins w:id="9" w:author="Trilok Singla" w:date="2026-04-08T10:23:00Z" w16du:dateUtc="2026-04-08T04:53:00Z">
        <w:r w:rsidR="007E7AC5">
          <w:rPr>
            <w:rFonts w:ascii="Aptos Display" w:eastAsia="Times New Roman" w:hAnsi="Aptos Display" w:cstheme="minorHAnsi"/>
            <w:b/>
            <w:bCs/>
            <w:color w:val="0A0A0A"/>
            <w:lang w:eastAsia="en-IN"/>
          </w:rPr>
          <w:t xml:space="preserve"> mentioned </w:t>
        </w:r>
      </w:ins>
      <w:del w:id="10" w:author="Trilok Singla" w:date="2026-04-08T10:23:00Z" w16du:dateUtc="2026-04-08T04:53:00Z">
        <w:r w:rsidRPr="007E7AC5" w:rsidDel="007E7AC5">
          <w:rPr>
            <w:rFonts w:ascii="Aptos Display" w:eastAsia="Times New Roman" w:hAnsi="Aptos Display" w:cstheme="minorHAnsi"/>
            <w:b/>
            <w:bCs/>
            <w:color w:val="0A0A0A"/>
            <w:highlight w:val="yellow"/>
            <w:lang w:eastAsia="en-IN"/>
          </w:rPr>
          <w:delText>above-mentioned</w:delText>
        </w:r>
      </w:del>
      <w:r w:rsidRPr="007E7AC5">
        <w:rPr>
          <w:rFonts w:ascii="Aptos Display" w:eastAsia="Times New Roman" w:hAnsi="Aptos Display" w:cstheme="minorHAnsi"/>
          <w:b/>
          <w:bCs/>
          <w:color w:val="0A0A0A"/>
          <w:lang w:eastAsia="en-IN"/>
        </w:rPr>
        <w:t xml:space="preserve"> related clients</w:t>
      </w:r>
      <w:r w:rsidRPr="007E7AC5">
        <w:rPr>
          <w:rFonts w:ascii="Aptos Display" w:eastAsia="Times New Roman" w:hAnsi="Aptos Display" w:cstheme="minorHAnsi"/>
          <w:color w:val="0A0A0A"/>
          <w:lang w:eastAsia="en-IN"/>
        </w:rPr>
        <w:t xml:space="preserve">. </w:t>
      </w:r>
    </w:p>
    <w:p w14:paraId="01819B8A" w14:textId="77777777" w:rsidR="007A6D1B" w:rsidRPr="007E7AC5" w:rsidRDefault="007A6D1B" w:rsidP="0006060A">
      <w:pPr>
        <w:numPr>
          <w:ilvl w:val="1"/>
          <w:numId w:val="4"/>
        </w:numPr>
        <w:shd w:val="clear" w:color="auto" w:fill="FFFFFF"/>
        <w:spacing w:after="0" w:line="240" w:lineRule="auto"/>
        <w:jc w:val="both"/>
        <w:rPr>
          <w:rFonts w:ascii="Aptos Display" w:eastAsia="Times New Roman" w:hAnsi="Aptos Display" w:cstheme="minorHAnsi"/>
          <w:color w:val="0A0A0A"/>
          <w:lang w:eastAsia="en-IN"/>
        </w:rPr>
      </w:pPr>
      <w:r w:rsidRPr="007E7AC5">
        <w:rPr>
          <w:rFonts w:ascii="Aptos Display" w:eastAsia="Times New Roman" w:hAnsi="Aptos Display" w:cstheme="minorHAnsi"/>
          <w:color w:val="0A0A0A"/>
          <w:lang w:eastAsia="en-IN"/>
        </w:rPr>
        <w:t xml:space="preserve">No unauthorized person or third party will be allowed access to this IP for trading purposes. </w:t>
      </w:r>
    </w:p>
    <w:p w14:paraId="6438BC98" w14:textId="77777777" w:rsidR="007A6D1B" w:rsidRPr="007E7AC5" w:rsidRDefault="007A6D1B" w:rsidP="0006060A">
      <w:pPr>
        <w:numPr>
          <w:ilvl w:val="1"/>
          <w:numId w:val="4"/>
        </w:numPr>
        <w:shd w:val="clear" w:color="auto" w:fill="FFFFFF"/>
        <w:spacing w:after="0" w:line="240" w:lineRule="auto"/>
        <w:jc w:val="both"/>
        <w:rPr>
          <w:rFonts w:ascii="Aptos Display" w:eastAsia="Times New Roman" w:hAnsi="Aptos Display" w:cstheme="minorHAnsi"/>
          <w:color w:val="0A0A0A"/>
          <w:lang w:eastAsia="en-IN"/>
        </w:rPr>
      </w:pPr>
      <w:r w:rsidRPr="007E7AC5">
        <w:rPr>
          <w:rFonts w:ascii="Aptos Display" w:eastAsia="Times New Roman" w:hAnsi="Aptos Display" w:cstheme="minorHAnsi"/>
          <w:color w:val="0A0A0A"/>
          <w:lang w:eastAsia="en-IN"/>
        </w:rPr>
        <w:t xml:space="preserve">All trades executed through this IP will be </w:t>
      </w:r>
      <w:r w:rsidRPr="007E7AC5">
        <w:rPr>
          <w:rFonts w:ascii="Aptos Display" w:eastAsia="Times New Roman" w:hAnsi="Aptos Display" w:cstheme="minorHAnsi"/>
          <w:b/>
          <w:bCs/>
          <w:color w:val="0A0A0A"/>
          <w:lang w:eastAsia="en-IN"/>
        </w:rPr>
        <w:t>solely for our own accounts</w:t>
      </w:r>
      <w:r w:rsidRPr="007E7AC5">
        <w:rPr>
          <w:rFonts w:ascii="Aptos Display" w:eastAsia="Times New Roman" w:hAnsi="Aptos Display" w:cstheme="minorHAnsi"/>
          <w:color w:val="0A0A0A"/>
          <w:lang w:eastAsia="en-IN"/>
        </w:rPr>
        <w:t xml:space="preserve"> and not on behalf of any third party. </w:t>
      </w:r>
    </w:p>
    <w:p w14:paraId="6FA80DA6" w14:textId="77777777" w:rsidR="007A6D1B" w:rsidRPr="007E7AC5" w:rsidRDefault="007A6D1B" w:rsidP="0006060A">
      <w:pPr>
        <w:numPr>
          <w:ilvl w:val="1"/>
          <w:numId w:val="4"/>
        </w:numPr>
        <w:shd w:val="clear" w:color="auto" w:fill="FFFFFF"/>
        <w:spacing w:after="0" w:line="240" w:lineRule="auto"/>
        <w:jc w:val="both"/>
        <w:rPr>
          <w:rFonts w:ascii="Aptos Display" w:eastAsia="Times New Roman" w:hAnsi="Aptos Display" w:cstheme="minorHAnsi"/>
          <w:color w:val="0A0A0A"/>
          <w:lang w:eastAsia="en-IN"/>
        </w:rPr>
      </w:pPr>
      <w:r w:rsidRPr="007E7AC5">
        <w:rPr>
          <w:rFonts w:ascii="Aptos Display" w:eastAsia="Times New Roman" w:hAnsi="Aptos Display" w:cstheme="minorHAnsi"/>
          <w:color w:val="0A0A0A"/>
          <w:lang w:eastAsia="en-IN"/>
        </w:rPr>
        <w:t xml:space="preserve">I/We shall fully comply with all guidelines/circulars issued by Exchanges / SEBI from time to time regarding algo trading and API usage. </w:t>
      </w:r>
    </w:p>
    <w:p w14:paraId="1D209D55" w14:textId="77777777" w:rsidR="007A6D1B" w:rsidRPr="007E7AC5" w:rsidRDefault="007A6D1B" w:rsidP="0006060A">
      <w:pPr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Aptos Display" w:eastAsia="Times New Roman" w:hAnsi="Aptos Display" w:cstheme="minorHAnsi"/>
          <w:color w:val="0A0A0A"/>
          <w:lang w:eastAsia="en-IN"/>
        </w:rPr>
      </w:pPr>
      <w:r w:rsidRPr="007E7AC5">
        <w:rPr>
          <w:rFonts w:ascii="Aptos Display" w:eastAsia="Times New Roman" w:hAnsi="Aptos Display" w:cstheme="minorHAnsi"/>
          <w:color w:val="0A0A0A"/>
          <w:lang w:eastAsia="en-IN"/>
        </w:rPr>
        <w:t xml:space="preserve">I/We understand that: </w:t>
      </w:r>
    </w:p>
    <w:p w14:paraId="07407B75" w14:textId="05250A5A" w:rsidR="007A6D1B" w:rsidRPr="007E7AC5" w:rsidRDefault="007A6D1B" w:rsidP="0006060A">
      <w:pPr>
        <w:numPr>
          <w:ilvl w:val="1"/>
          <w:numId w:val="4"/>
        </w:numPr>
        <w:shd w:val="clear" w:color="auto" w:fill="FFFFFF"/>
        <w:spacing w:after="0" w:line="240" w:lineRule="auto"/>
        <w:jc w:val="both"/>
        <w:rPr>
          <w:rFonts w:ascii="Aptos Display" w:eastAsia="Times New Roman" w:hAnsi="Aptos Display" w:cstheme="minorHAnsi"/>
          <w:color w:val="0A0A0A"/>
          <w:lang w:eastAsia="en-IN"/>
        </w:rPr>
      </w:pPr>
      <w:r w:rsidRPr="007E7AC5">
        <w:rPr>
          <w:rFonts w:ascii="Aptos Display" w:eastAsia="Times New Roman" w:hAnsi="Aptos Display" w:cstheme="minorHAnsi"/>
          <w:color w:val="0A0A0A"/>
          <w:lang w:eastAsia="en-IN"/>
        </w:rPr>
        <w:t xml:space="preserve">Any misuse, sharing, or violation of regulatory guidelines may lead to </w:t>
      </w:r>
      <w:r w:rsidRPr="007E7AC5">
        <w:rPr>
          <w:rFonts w:ascii="Aptos Display" w:eastAsia="Times New Roman" w:hAnsi="Aptos Display" w:cstheme="minorHAnsi"/>
          <w:b/>
          <w:bCs/>
          <w:color w:val="0A0A0A"/>
          <w:lang w:eastAsia="en-IN"/>
        </w:rPr>
        <w:t>immediate suspension of API access</w:t>
      </w:r>
      <w:r w:rsidRPr="007E7AC5">
        <w:rPr>
          <w:rFonts w:ascii="Aptos Display" w:eastAsia="Times New Roman" w:hAnsi="Aptos Display" w:cstheme="minorHAnsi"/>
          <w:color w:val="0A0A0A"/>
          <w:lang w:eastAsia="en-IN"/>
        </w:rPr>
        <w:t xml:space="preserve">, along with regulatory action. </w:t>
      </w:r>
    </w:p>
    <w:p w14:paraId="4FCCE61C" w14:textId="564AFBC9" w:rsidR="007A6D1B" w:rsidRPr="007E7AC5" w:rsidRDefault="007A6D1B" w:rsidP="0006060A">
      <w:pPr>
        <w:numPr>
          <w:ilvl w:val="1"/>
          <w:numId w:val="4"/>
        </w:numPr>
        <w:shd w:val="clear" w:color="auto" w:fill="FFFFFF"/>
        <w:spacing w:after="0" w:line="240" w:lineRule="auto"/>
        <w:jc w:val="both"/>
        <w:rPr>
          <w:rFonts w:ascii="Aptos Display" w:eastAsia="Times New Roman" w:hAnsi="Aptos Display" w:cstheme="minorHAnsi"/>
          <w:color w:val="0A0A0A"/>
          <w:lang w:eastAsia="en-IN"/>
        </w:rPr>
      </w:pPr>
      <w:r w:rsidRPr="007E7AC5">
        <w:rPr>
          <w:rFonts w:ascii="Aptos Display" w:eastAsia="Times New Roman" w:hAnsi="Aptos Display" w:cstheme="minorHAnsi"/>
          <w:b/>
          <w:bCs/>
          <w:color w:val="0A0A0A"/>
          <w:lang w:eastAsia="en-IN"/>
        </w:rPr>
        <w:t>Finvasia Securities Pvt Ltd</w:t>
      </w:r>
      <w:r w:rsidRPr="007E7AC5">
        <w:rPr>
          <w:rFonts w:ascii="Aptos Display" w:eastAsia="Times New Roman" w:hAnsi="Aptos Display" w:cstheme="minorHAnsi"/>
          <w:color w:val="0A0A0A"/>
          <w:lang w:eastAsia="en-IN"/>
        </w:rPr>
        <w:t xml:space="preserve"> reserves the right to revoke this facility at any time without prior notice. </w:t>
      </w:r>
    </w:p>
    <w:p w14:paraId="02A49944" w14:textId="7FF898E4" w:rsidR="007A6D1B" w:rsidRPr="007E7AC5" w:rsidRDefault="007A6D1B" w:rsidP="0006060A">
      <w:pPr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Aptos Display" w:eastAsia="Times New Roman" w:hAnsi="Aptos Display" w:cstheme="minorHAnsi"/>
          <w:color w:val="0A0A0A"/>
          <w:lang w:eastAsia="en-IN"/>
        </w:rPr>
      </w:pPr>
      <w:r w:rsidRPr="007E7AC5">
        <w:rPr>
          <w:rFonts w:ascii="Aptos Display" w:eastAsia="Times New Roman" w:hAnsi="Aptos Display" w:cstheme="minorHAnsi"/>
          <w:color w:val="0A0A0A"/>
          <w:lang w:eastAsia="en-IN"/>
        </w:rPr>
        <w:t xml:space="preserve">I/We agree to indemnify and hold </w:t>
      </w:r>
      <w:r w:rsidRPr="007E7AC5">
        <w:rPr>
          <w:rFonts w:ascii="Aptos Display" w:eastAsia="Times New Roman" w:hAnsi="Aptos Display" w:cstheme="minorHAnsi"/>
          <w:b/>
          <w:bCs/>
          <w:color w:val="0A0A0A"/>
          <w:lang w:eastAsia="en-IN"/>
        </w:rPr>
        <w:t>Finvasia Securities Pvt Ltd</w:t>
      </w:r>
      <w:r w:rsidRPr="007E7AC5">
        <w:rPr>
          <w:rFonts w:ascii="Aptos Display" w:eastAsia="Times New Roman" w:hAnsi="Aptos Display" w:cstheme="minorHAnsi"/>
          <w:color w:val="0A0A0A"/>
          <w:lang w:eastAsia="en-IN"/>
        </w:rPr>
        <w:t xml:space="preserve"> harmless against any loss, liability, or regulatory action arising out of misuse of the above facility. </w:t>
      </w:r>
    </w:p>
    <w:p w14:paraId="742AC831" w14:textId="3DC7FEF2" w:rsidR="004D6ADE" w:rsidRPr="007E7AC5" w:rsidRDefault="00731028" w:rsidP="004D6ADE">
      <w:pPr>
        <w:shd w:val="clear" w:color="auto" w:fill="FFFFFF"/>
        <w:spacing w:after="0" w:line="240" w:lineRule="auto"/>
        <w:rPr>
          <w:rFonts w:ascii="Aptos Display" w:eastAsia="Times New Roman" w:hAnsi="Aptos Display" w:cstheme="minorHAnsi"/>
          <w:color w:val="0A0A0A"/>
          <w:lang w:eastAsia="en-IN"/>
        </w:rPr>
      </w:pPr>
      <w:r w:rsidRPr="007E7AC5">
        <w:rPr>
          <w:rFonts w:ascii="Aptos Display" w:eastAsia="Times New Roman" w:hAnsi="Aptos Display" w:cstheme="minorHAnsi"/>
          <w:color w:val="0A0A0A"/>
          <w:lang w:eastAsia="en-IN"/>
        </w:rPr>
        <w:br/>
      </w:r>
    </w:p>
    <w:p w14:paraId="13454382" w14:textId="77777777" w:rsidR="00731028" w:rsidRPr="007E7AC5" w:rsidRDefault="00731028" w:rsidP="004D6ADE">
      <w:pPr>
        <w:shd w:val="clear" w:color="auto" w:fill="FFFFFF"/>
        <w:spacing w:after="0" w:line="240" w:lineRule="auto"/>
        <w:rPr>
          <w:rFonts w:ascii="Aptos Display" w:eastAsia="Times New Roman" w:hAnsi="Aptos Display" w:cstheme="minorHAnsi"/>
          <w:b/>
          <w:bCs/>
          <w:color w:val="0A0A0A"/>
          <w:lang w:eastAsia="en-IN"/>
        </w:rPr>
      </w:pPr>
    </w:p>
    <w:p w14:paraId="633B857A" w14:textId="7F0E504B" w:rsidR="00731028" w:rsidRPr="007E7AC5" w:rsidRDefault="004D6ADE" w:rsidP="004D6ADE">
      <w:pPr>
        <w:shd w:val="clear" w:color="auto" w:fill="FFFFFF"/>
        <w:spacing w:after="0" w:line="240" w:lineRule="auto"/>
        <w:rPr>
          <w:rFonts w:ascii="Aptos Display" w:eastAsia="Times New Roman" w:hAnsi="Aptos Display" w:cstheme="minorHAnsi"/>
          <w:b/>
          <w:bCs/>
          <w:color w:val="0A0A0A"/>
          <w:lang w:eastAsia="en-IN"/>
        </w:rPr>
      </w:pPr>
      <w:r w:rsidRPr="007E7AC5">
        <w:rPr>
          <w:rFonts w:ascii="Aptos Display" w:eastAsia="Times New Roman" w:hAnsi="Aptos Display" w:cstheme="minorHAnsi"/>
          <w:b/>
          <w:bCs/>
          <w:color w:val="0A0A0A"/>
          <w:lang w:eastAsia="en-IN"/>
        </w:rPr>
        <w:t xml:space="preserve">Details of Clients </w:t>
      </w:r>
    </w:p>
    <w:p w14:paraId="7D7C7C72" w14:textId="77777777" w:rsidR="00721115" w:rsidRPr="007E7AC5" w:rsidRDefault="00721115" w:rsidP="004D6ADE">
      <w:pPr>
        <w:shd w:val="clear" w:color="auto" w:fill="FFFFFF"/>
        <w:spacing w:after="0" w:line="240" w:lineRule="auto"/>
        <w:rPr>
          <w:rFonts w:ascii="Aptos Display" w:eastAsia="Times New Roman" w:hAnsi="Aptos Display" w:cstheme="minorHAnsi"/>
          <w:b/>
          <w:bCs/>
          <w:color w:val="0A0A0A"/>
          <w:lang w:eastAsia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902"/>
        <w:gridCol w:w="1803"/>
        <w:gridCol w:w="1803"/>
        <w:gridCol w:w="1804"/>
      </w:tblGrid>
      <w:tr w:rsidR="007A6D1B" w:rsidRPr="007E7AC5" w14:paraId="78D1AE0C" w14:textId="77777777" w:rsidTr="007A6D1B">
        <w:tc>
          <w:tcPr>
            <w:tcW w:w="704" w:type="dxa"/>
          </w:tcPr>
          <w:p w14:paraId="0F3C0DE4" w14:textId="38803A23" w:rsidR="007A6D1B" w:rsidRPr="007E7AC5" w:rsidRDefault="007A6D1B" w:rsidP="004D6ADE">
            <w:pPr>
              <w:rPr>
                <w:rFonts w:ascii="Aptos Display" w:eastAsia="Times New Roman" w:hAnsi="Aptos Display" w:cstheme="minorHAnsi"/>
                <w:color w:val="0A0A0A"/>
                <w:lang w:eastAsia="en-IN"/>
              </w:rPr>
            </w:pPr>
            <w:proofErr w:type="gramStart"/>
            <w:r w:rsidRPr="007E7AC5">
              <w:rPr>
                <w:rFonts w:ascii="Aptos Display" w:eastAsia="Times New Roman" w:hAnsi="Aptos Display" w:cstheme="minorHAnsi"/>
                <w:color w:val="0A0A0A"/>
                <w:lang w:eastAsia="en-IN"/>
              </w:rPr>
              <w:lastRenderedPageBreak/>
              <w:t>S.No</w:t>
            </w:r>
            <w:proofErr w:type="gramEnd"/>
          </w:p>
        </w:tc>
        <w:tc>
          <w:tcPr>
            <w:tcW w:w="2902" w:type="dxa"/>
          </w:tcPr>
          <w:p w14:paraId="0DEDA000" w14:textId="7343E191" w:rsidR="007A6D1B" w:rsidRPr="007E7AC5" w:rsidRDefault="007A6D1B" w:rsidP="004D6ADE">
            <w:pPr>
              <w:rPr>
                <w:rFonts w:ascii="Aptos Display" w:eastAsia="Times New Roman" w:hAnsi="Aptos Display" w:cstheme="minorHAnsi"/>
                <w:color w:val="0A0A0A"/>
                <w:lang w:eastAsia="en-IN"/>
              </w:rPr>
            </w:pPr>
            <w:r w:rsidRPr="007E7AC5">
              <w:rPr>
                <w:rFonts w:ascii="Aptos Display" w:eastAsia="Times New Roman" w:hAnsi="Aptos Display" w:cstheme="minorHAnsi"/>
                <w:color w:val="0A0A0A"/>
                <w:lang w:eastAsia="en-IN"/>
              </w:rPr>
              <w:t xml:space="preserve">Client Name </w:t>
            </w:r>
          </w:p>
        </w:tc>
        <w:tc>
          <w:tcPr>
            <w:tcW w:w="1803" w:type="dxa"/>
          </w:tcPr>
          <w:p w14:paraId="701FCE01" w14:textId="1A5D45EA" w:rsidR="007A6D1B" w:rsidRPr="007E7AC5" w:rsidRDefault="007A6D1B" w:rsidP="004D6ADE">
            <w:pPr>
              <w:rPr>
                <w:rFonts w:ascii="Aptos Display" w:eastAsia="Times New Roman" w:hAnsi="Aptos Display" w:cstheme="minorHAnsi"/>
                <w:color w:val="0A0A0A"/>
                <w:lang w:eastAsia="en-IN"/>
              </w:rPr>
            </w:pPr>
            <w:r w:rsidRPr="007E7AC5">
              <w:rPr>
                <w:rFonts w:ascii="Aptos Display" w:eastAsia="Times New Roman" w:hAnsi="Aptos Display" w:cstheme="minorHAnsi"/>
                <w:color w:val="0A0A0A"/>
                <w:lang w:eastAsia="en-IN"/>
              </w:rPr>
              <w:t>Client Code</w:t>
            </w:r>
          </w:p>
        </w:tc>
        <w:tc>
          <w:tcPr>
            <w:tcW w:w="1803" w:type="dxa"/>
          </w:tcPr>
          <w:p w14:paraId="0F2EEA70" w14:textId="55E12469" w:rsidR="007A6D1B" w:rsidRPr="007E7AC5" w:rsidRDefault="007A6D1B" w:rsidP="004D6ADE">
            <w:pPr>
              <w:rPr>
                <w:rFonts w:ascii="Aptos Display" w:eastAsia="Times New Roman" w:hAnsi="Aptos Display" w:cstheme="minorHAnsi"/>
                <w:color w:val="0A0A0A"/>
                <w:lang w:eastAsia="en-IN"/>
              </w:rPr>
            </w:pPr>
            <w:r w:rsidRPr="007E7AC5">
              <w:rPr>
                <w:rFonts w:ascii="Aptos Display" w:eastAsia="Times New Roman" w:hAnsi="Aptos Display" w:cstheme="minorHAnsi"/>
                <w:color w:val="0A0A0A"/>
                <w:lang w:eastAsia="en-IN"/>
              </w:rPr>
              <w:t>Relationship</w:t>
            </w:r>
          </w:p>
        </w:tc>
        <w:tc>
          <w:tcPr>
            <w:tcW w:w="1804" w:type="dxa"/>
          </w:tcPr>
          <w:p w14:paraId="15E477B9" w14:textId="45DD7F2C" w:rsidR="007A6D1B" w:rsidRPr="007E7AC5" w:rsidRDefault="007A6D1B" w:rsidP="004D6ADE">
            <w:pPr>
              <w:rPr>
                <w:rFonts w:ascii="Aptos Display" w:eastAsia="Times New Roman" w:hAnsi="Aptos Display" w:cstheme="minorHAnsi"/>
                <w:color w:val="0A0A0A"/>
                <w:lang w:eastAsia="en-IN"/>
              </w:rPr>
            </w:pPr>
            <w:r w:rsidRPr="007E7AC5">
              <w:rPr>
                <w:rFonts w:ascii="Aptos Display" w:eastAsia="Times New Roman" w:hAnsi="Aptos Display" w:cstheme="minorHAnsi"/>
                <w:color w:val="0A0A0A"/>
                <w:lang w:eastAsia="en-IN"/>
              </w:rPr>
              <w:t>Signature</w:t>
            </w:r>
          </w:p>
        </w:tc>
      </w:tr>
      <w:tr w:rsidR="007A6D1B" w:rsidRPr="007E7AC5" w14:paraId="46FD1CC7" w14:textId="77777777" w:rsidTr="007A6D1B">
        <w:tc>
          <w:tcPr>
            <w:tcW w:w="704" w:type="dxa"/>
          </w:tcPr>
          <w:p w14:paraId="1F0F0B41" w14:textId="5D648670" w:rsidR="007A6D1B" w:rsidRPr="007E7AC5" w:rsidRDefault="007A6D1B" w:rsidP="004D6ADE">
            <w:pPr>
              <w:rPr>
                <w:rFonts w:ascii="Aptos Display" w:eastAsia="Times New Roman" w:hAnsi="Aptos Display" w:cstheme="minorHAnsi"/>
                <w:color w:val="0A0A0A"/>
                <w:lang w:eastAsia="en-IN"/>
              </w:rPr>
            </w:pPr>
            <w:r w:rsidRPr="007E7AC5">
              <w:rPr>
                <w:rFonts w:ascii="Aptos Display" w:eastAsia="Times New Roman" w:hAnsi="Aptos Display" w:cstheme="minorHAnsi"/>
                <w:color w:val="0A0A0A"/>
                <w:lang w:eastAsia="en-IN"/>
              </w:rPr>
              <w:t>1</w:t>
            </w:r>
          </w:p>
        </w:tc>
        <w:tc>
          <w:tcPr>
            <w:tcW w:w="2902" w:type="dxa"/>
          </w:tcPr>
          <w:p w14:paraId="1F2F910F" w14:textId="77777777" w:rsidR="007A6D1B" w:rsidRPr="007E7AC5" w:rsidRDefault="007A6D1B" w:rsidP="004D6ADE">
            <w:pPr>
              <w:rPr>
                <w:rFonts w:ascii="Aptos Display" w:eastAsia="Times New Roman" w:hAnsi="Aptos Display" w:cstheme="minorHAnsi"/>
                <w:color w:val="0A0A0A"/>
                <w:lang w:eastAsia="en-IN"/>
              </w:rPr>
            </w:pPr>
          </w:p>
        </w:tc>
        <w:tc>
          <w:tcPr>
            <w:tcW w:w="1803" w:type="dxa"/>
          </w:tcPr>
          <w:p w14:paraId="7EDCBB1F" w14:textId="77777777" w:rsidR="007A6D1B" w:rsidRPr="007E7AC5" w:rsidRDefault="007A6D1B" w:rsidP="004D6ADE">
            <w:pPr>
              <w:rPr>
                <w:rFonts w:ascii="Aptos Display" w:eastAsia="Times New Roman" w:hAnsi="Aptos Display" w:cstheme="minorHAnsi"/>
                <w:color w:val="0A0A0A"/>
                <w:lang w:eastAsia="en-IN"/>
              </w:rPr>
            </w:pPr>
          </w:p>
        </w:tc>
        <w:tc>
          <w:tcPr>
            <w:tcW w:w="1803" w:type="dxa"/>
          </w:tcPr>
          <w:p w14:paraId="750389D2" w14:textId="77777777" w:rsidR="007A6D1B" w:rsidRPr="007E7AC5" w:rsidRDefault="007A6D1B" w:rsidP="004D6ADE">
            <w:pPr>
              <w:rPr>
                <w:rFonts w:ascii="Aptos Display" w:eastAsia="Times New Roman" w:hAnsi="Aptos Display" w:cstheme="minorHAnsi"/>
                <w:color w:val="0A0A0A"/>
                <w:lang w:eastAsia="en-IN"/>
              </w:rPr>
            </w:pPr>
          </w:p>
        </w:tc>
        <w:tc>
          <w:tcPr>
            <w:tcW w:w="1804" w:type="dxa"/>
          </w:tcPr>
          <w:p w14:paraId="23CB3D58" w14:textId="77777777" w:rsidR="007A6D1B" w:rsidRPr="007E7AC5" w:rsidRDefault="007A6D1B" w:rsidP="004D6ADE">
            <w:pPr>
              <w:rPr>
                <w:rFonts w:ascii="Aptos Display" w:eastAsia="Times New Roman" w:hAnsi="Aptos Display" w:cstheme="minorHAnsi"/>
                <w:color w:val="0A0A0A"/>
                <w:lang w:eastAsia="en-IN"/>
              </w:rPr>
            </w:pPr>
          </w:p>
        </w:tc>
      </w:tr>
      <w:tr w:rsidR="007A6D1B" w:rsidRPr="007E7AC5" w14:paraId="56D7D141" w14:textId="77777777" w:rsidTr="007A6D1B">
        <w:tc>
          <w:tcPr>
            <w:tcW w:w="704" w:type="dxa"/>
          </w:tcPr>
          <w:p w14:paraId="7745E6E4" w14:textId="74864D27" w:rsidR="007A6D1B" w:rsidRPr="007E7AC5" w:rsidRDefault="007A6D1B" w:rsidP="004D6ADE">
            <w:pPr>
              <w:rPr>
                <w:rFonts w:ascii="Aptos Display" w:eastAsia="Times New Roman" w:hAnsi="Aptos Display" w:cstheme="minorHAnsi"/>
                <w:color w:val="0A0A0A"/>
                <w:lang w:eastAsia="en-IN"/>
              </w:rPr>
            </w:pPr>
            <w:r w:rsidRPr="007E7AC5">
              <w:rPr>
                <w:rFonts w:ascii="Aptos Display" w:eastAsia="Times New Roman" w:hAnsi="Aptos Display" w:cstheme="minorHAnsi"/>
                <w:color w:val="0A0A0A"/>
                <w:lang w:eastAsia="en-IN"/>
              </w:rPr>
              <w:t>2</w:t>
            </w:r>
          </w:p>
        </w:tc>
        <w:tc>
          <w:tcPr>
            <w:tcW w:w="2902" w:type="dxa"/>
          </w:tcPr>
          <w:p w14:paraId="4FB7A88C" w14:textId="77777777" w:rsidR="007A6D1B" w:rsidRPr="007E7AC5" w:rsidRDefault="007A6D1B" w:rsidP="004D6ADE">
            <w:pPr>
              <w:rPr>
                <w:rFonts w:ascii="Aptos Display" w:eastAsia="Times New Roman" w:hAnsi="Aptos Display" w:cstheme="minorHAnsi"/>
                <w:color w:val="0A0A0A"/>
                <w:lang w:eastAsia="en-IN"/>
              </w:rPr>
            </w:pPr>
          </w:p>
        </w:tc>
        <w:tc>
          <w:tcPr>
            <w:tcW w:w="1803" w:type="dxa"/>
          </w:tcPr>
          <w:p w14:paraId="53C9D61B" w14:textId="77777777" w:rsidR="007A6D1B" w:rsidRPr="007E7AC5" w:rsidRDefault="007A6D1B" w:rsidP="004D6ADE">
            <w:pPr>
              <w:rPr>
                <w:rFonts w:ascii="Aptos Display" w:eastAsia="Times New Roman" w:hAnsi="Aptos Display" w:cstheme="minorHAnsi"/>
                <w:color w:val="0A0A0A"/>
                <w:lang w:eastAsia="en-IN"/>
              </w:rPr>
            </w:pPr>
          </w:p>
        </w:tc>
        <w:tc>
          <w:tcPr>
            <w:tcW w:w="1803" w:type="dxa"/>
          </w:tcPr>
          <w:p w14:paraId="01279C16" w14:textId="77777777" w:rsidR="007A6D1B" w:rsidRPr="007E7AC5" w:rsidRDefault="007A6D1B" w:rsidP="004D6ADE">
            <w:pPr>
              <w:rPr>
                <w:rFonts w:ascii="Aptos Display" w:eastAsia="Times New Roman" w:hAnsi="Aptos Display" w:cstheme="minorHAnsi"/>
                <w:color w:val="0A0A0A"/>
                <w:lang w:eastAsia="en-IN"/>
              </w:rPr>
            </w:pPr>
          </w:p>
        </w:tc>
        <w:tc>
          <w:tcPr>
            <w:tcW w:w="1804" w:type="dxa"/>
          </w:tcPr>
          <w:p w14:paraId="679B9609" w14:textId="77777777" w:rsidR="007A6D1B" w:rsidRPr="007E7AC5" w:rsidRDefault="007A6D1B" w:rsidP="004D6ADE">
            <w:pPr>
              <w:rPr>
                <w:rFonts w:ascii="Aptos Display" w:eastAsia="Times New Roman" w:hAnsi="Aptos Display" w:cstheme="minorHAnsi"/>
                <w:color w:val="0A0A0A"/>
                <w:lang w:eastAsia="en-IN"/>
              </w:rPr>
            </w:pPr>
          </w:p>
        </w:tc>
      </w:tr>
      <w:tr w:rsidR="007A6D1B" w:rsidRPr="007E7AC5" w14:paraId="413A12ED" w14:textId="77777777" w:rsidTr="007A6D1B">
        <w:tc>
          <w:tcPr>
            <w:tcW w:w="704" w:type="dxa"/>
          </w:tcPr>
          <w:p w14:paraId="308384D4" w14:textId="5F4AC288" w:rsidR="007A6D1B" w:rsidRPr="007E7AC5" w:rsidRDefault="007A6D1B" w:rsidP="004D6ADE">
            <w:pPr>
              <w:rPr>
                <w:rFonts w:ascii="Aptos Display" w:eastAsia="Times New Roman" w:hAnsi="Aptos Display" w:cstheme="minorHAnsi"/>
                <w:color w:val="0A0A0A"/>
                <w:lang w:eastAsia="en-IN"/>
              </w:rPr>
            </w:pPr>
            <w:r w:rsidRPr="007E7AC5">
              <w:rPr>
                <w:rFonts w:ascii="Aptos Display" w:eastAsia="Times New Roman" w:hAnsi="Aptos Display" w:cstheme="minorHAnsi"/>
                <w:color w:val="0A0A0A"/>
                <w:lang w:eastAsia="en-IN"/>
              </w:rPr>
              <w:t>3</w:t>
            </w:r>
          </w:p>
        </w:tc>
        <w:tc>
          <w:tcPr>
            <w:tcW w:w="2902" w:type="dxa"/>
          </w:tcPr>
          <w:p w14:paraId="408B872B" w14:textId="77777777" w:rsidR="007A6D1B" w:rsidRPr="007E7AC5" w:rsidRDefault="007A6D1B" w:rsidP="004D6ADE">
            <w:pPr>
              <w:rPr>
                <w:rFonts w:ascii="Aptos Display" w:eastAsia="Times New Roman" w:hAnsi="Aptos Display" w:cstheme="minorHAnsi"/>
                <w:color w:val="0A0A0A"/>
                <w:lang w:eastAsia="en-IN"/>
              </w:rPr>
            </w:pPr>
          </w:p>
        </w:tc>
        <w:tc>
          <w:tcPr>
            <w:tcW w:w="1803" w:type="dxa"/>
          </w:tcPr>
          <w:p w14:paraId="43CD4168" w14:textId="77777777" w:rsidR="007A6D1B" w:rsidRPr="007E7AC5" w:rsidRDefault="007A6D1B" w:rsidP="004D6ADE">
            <w:pPr>
              <w:rPr>
                <w:rFonts w:ascii="Aptos Display" w:eastAsia="Times New Roman" w:hAnsi="Aptos Display" w:cstheme="minorHAnsi"/>
                <w:color w:val="0A0A0A"/>
                <w:lang w:eastAsia="en-IN"/>
              </w:rPr>
            </w:pPr>
          </w:p>
        </w:tc>
        <w:tc>
          <w:tcPr>
            <w:tcW w:w="1803" w:type="dxa"/>
          </w:tcPr>
          <w:p w14:paraId="345302E1" w14:textId="77777777" w:rsidR="007A6D1B" w:rsidRPr="007E7AC5" w:rsidRDefault="007A6D1B" w:rsidP="004D6ADE">
            <w:pPr>
              <w:rPr>
                <w:rFonts w:ascii="Aptos Display" w:eastAsia="Times New Roman" w:hAnsi="Aptos Display" w:cstheme="minorHAnsi"/>
                <w:color w:val="0A0A0A"/>
                <w:lang w:eastAsia="en-IN"/>
              </w:rPr>
            </w:pPr>
          </w:p>
        </w:tc>
        <w:tc>
          <w:tcPr>
            <w:tcW w:w="1804" w:type="dxa"/>
          </w:tcPr>
          <w:p w14:paraId="6FA2523E" w14:textId="77777777" w:rsidR="007A6D1B" w:rsidRPr="007E7AC5" w:rsidRDefault="007A6D1B" w:rsidP="004D6ADE">
            <w:pPr>
              <w:rPr>
                <w:rFonts w:ascii="Aptos Display" w:eastAsia="Times New Roman" w:hAnsi="Aptos Display" w:cstheme="minorHAnsi"/>
                <w:color w:val="0A0A0A"/>
                <w:lang w:eastAsia="en-IN"/>
              </w:rPr>
            </w:pPr>
          </w:p>
        </w:tc>
      </w:tr>
      <w:tr w:rsidR="007A6D1B" w:rsidRPr="007E7AC5" w14:paraId="7D050E03" w14:textId="77777777" w:rsidTr="007A6D1B">
        <w:tc>
          <w:tcPr>
            <w:tcW w:w="704" w:type="dxa"/>
          </w:tcPr>
          <w:p w14:paraId="6BF4F86B" w14:textId="5215D4DD" w:rsidR="007A6D1B" w:rsidRPr="007E7AC5" w:rsidRDefault="007A6D1B" w:rsidP="004D6ADE">
            <w:pPr>
              <w:rPr>
                <w:rFonts w:ascii="Aptos Display" w:eastAsia="Times New Roman" w:hAnsi="Aptos Display" w:cstheme="minorHAnsi"/>
                <w:color w:val="0A0A0A"/>
                <w:lang w:eastAsia="en-IN"/>
              </w:rPr>
            </w:pPr>
            <w:r w:rsidRPr="007E7AC5">
              <w:rPr>
                <w:rFonts w:ascii="Aptos Display" w:eastAsia="Times New Roman" w:hAnsi="Aptos Display" w:cstheme="minorHAnsi"/>
                <w:color w:val="0A0A0A"/>
                <w:lang w:eastAsia="en-IN"/>
              </w:rPr>
              <w:t>4</w:t>
            </w:r>
          </w:p>
        </w:tc>
        <w:tc>
          <w:tcPr>
            <w:tcW w:w="2902" w:type="dxa"/>
          </w:tcPr>
          <w:p w14:paraId="2FEB1769" w14:textId="77777777" w:rsidR="007A6D1B" w:rsidRPr="007E7AC5" w:rsidRDefault="007A6D1B" w:rsidP="004D6ADE">
            <w:pPr>
              <w:rPr>
                <w:rFonts w:ascii="Aptos Display" w:eastAsia="Times New Roman" w:hAnsi="Aptos Display" w:cstheme="minorHAnsi"/>
                <w:color w:val="0A0A0A"/>
                <w:lang w:eastAsia="en-IN"/>
              </w:rPr>
            </w:pPr>
          </w:p>
        </w:tc>
        <w:tc>
          <w:tcPr>
            <w:tcW w:w="1803" w:type="dxa"/>
          </w:tcPr>
          <w:p w14:paraId="68EDD868" w14:textId="77777777" w:rsidR="007A6D1B" w:rsidRPr="007E7AC5" w:rsidRDefault="007A6D1B" w:rsidP="004D6ADE">
            <w:pPr>
              <w:rPr>
                <w:rFonts w:ascii="Aptos Display" w:eastAsia="Times New Roman" w:hAnsi="Aptos Display" w:cstheme="minorHAnsi"/>
                <w:color w:val="0A0A0A"/>
                <w:lang w:eastAsia="en-IN"/>
              </w:rPr>
            </w:pPr>
          </w:p>
        </w:tc>
        <w:tc>
          <w:tcPr>
            <w:tcW w:w="1803" w:type="dxa"/>
          </w:tcPr>
          <w:p w14:paraId="0793EFA4" w14:textId="77777777" w:rsidR="007A6D1B" w:rsidRPr="007E7AC5" w:rsidRDefault="007A6D1B" w:rsidP="004D6ADE">
            <w:pPr>
              <w:rPr>
                <w:rFonts w:ascii="Aptos Display" w:eastAsia="Times New Roman" w:hAnsi="Aptos Display" w:cstheme="minorHAnsi"/>
                <w:color w:val="0A0A0A"/>
                <w:lang w:eastAsia="en-IN"/>
              </w:rPr>
            </w:pPr>
          </w:p>
        </w:tc>
        <w:tc>
          <w:tcPr>
            <w:tcW w:w="1804" w:type="dxa"/>
          </w:tcPr>
          <w:p w14:paraId="515D2298" w14:textId="77777777" w:rsidR="007A6D1B" w:rsidRPr="007E7AC5" w:rsidRDefault="007A6D1B" w:rsidP="004D6ADE">
            <w:pPr>
              <w:rPr>
                <w:rFonts w:ascii="Aptos Display" w:eastAsia="Times New Roman" w:hAnsi="Aptos Display" w:cstheme="minorHAnsi"/>
                <w:color w:val="0A0A0A"/>
                <w:lang w:eastAsia="en-IN"/>
              </w:rPr>
            </w:pPr>
          </w:p>
        </w:tc>
      </w:tr>
    </w:tbl>
    <w:p w14:paraId="5961022C" w14:textId="77777777" w:rsidR="004D6ADE" w:rsidRPr="007E7AC5" w:rsidRDefault="004D6ADE" w:rsidP="004D6ADE">
      <w:pPr>
        <w:shd w:val="clear" w:color="auto" w:fill="FFFFFF"/>
        <w:spacing w:after="0" w:line="240" w:lineRule="auto"/>
        <w:rPr>
          <w:rFonts w:ascii="Aptos Display" w:eastAsia="Times New Roman" w:hAnsi="Aptos Display" w:cstheme="minorHAnsi"/>
          <w:color w:val="0A0A0A"/>
          <w:lang w:eastAsia="en-IN"/>
        </w:rPr>
      </w:pPr>
    </w:p>
    <w:p w14:paraId="663C8149" w14:textId="199B1833" w:rsidR="00721115" w:rsidRPr="007E7AC5" w:rsidRDefault="004D6ADE" w:rsidP="004D6ADE">
      <w:pPr>
        <w:shd w:val="clear" w:color="auto" w:fill="FFFFFF"/>
        <w:spacing w:after="0" w:line="240" w:lineRule="auto"/>
        <w:rPr>
          <w:rFonts w:ascii="Aptos Display" w:eastAsia="Times New Roman" w:hAnsi="Aptos Display" w:cstheme="minorHAnsi"/>
          <w:color w:val="0A0A0A"/>
          <w:lang w:eastAsia="en-IN"/>
        </w:rPr>
      </w:pPr>
      <w:r w:rsidRPr="007E7AC5">
        <w:rPr>
          <w:rFonts w:ascii="Aptos Display" w:eastAsia="Times New Roman" w:hAnsi="Aptos Display" w:cstheme="minorHAnsi"/>
          <w:b/>
          <w:bCs/>
          <w:color w:val="0A0A0A"/>
          <w:lang w:eastAsia="en-IN"/>
        </w:rPr>
        <w:t>*Self / spouse/ dependent major children/minor children for demat a/c only/ dependant parents only</w:t>
      </w:r>
      <w:r w:rsidRPr="007E7AC5">
        <w:rPr>
          <w:rFonts w:ascii="Aptos Display" w:eastAsia="Times New Roman" w:hAnsi="Aptos Display" w:cstheme="minorHAnsi"/>
          <w:color w:val="0A0A0A"/>
          <w:lang w:eastAsia="en-IN"/>
        </w:rPr>
        <w:t> </w:t>
      </w:r>
      <w:r w:rsidRPr="007E7AC5">
        <w:rPr>
          <w:rFonts w:ascii="Aptos Display" w:eastAsia="Times New Roman" w:hAnsi="Aptos Display" w:cstheme="minorHAnsi"/>
          <w:color w:val="0A0A0A"/>
          <w:lang w:eastAsia="en-IN"/>
        </w:rPr>
        <w:br/>
      </w:r>
    </w:p>
    <w:p w14:paraId="3A38B239" w14:textId="77777777" w:rsidR="004D6ADE" w:rsidRPr="007E7AC5" w:rsidRDefault="004D6ADE" w:rsidP="004D6ADE">
      <w:pPr>
        <w:shd w:val="clear" w:color="auto" w:fill="FFFFFF"/>
        <w:spacing w:after="0" w:line="240" w:lineRule="auto"/>
        <w:rPr>
          <w:rFonts w:ascii="Aptos Display" w:eastAsia="Times New Roman" w:hAnsi="Aptos Display" w:cstheme="minorHAnsi"/>
          <w:b/>
          <w:bCs/>
          <w:color w:val="0A0A0A"/>
          <w:lang w:eastAsia="en-IN"/>
        </w:rPr>
      </w:pPr>
      <w:r w:rsidRPr="007E7AC5">
        <w:rPr>
          <w:rFonts w:ascii="Aptos Display" w:eastAsia="Times New Roman" w:hAnsi="Aptos Display" w:cstheme="minorHAnsi"/>
          <w:b/>
          <w:bCs/>
          <w:color w:val="0A0A0A"/>
          <w:lang w:eastAsia="en-IN"/>
        </w:rPr>
        <w:t>Yours faithfully,</w:t>
      </w:r>
    </w:p>
    <w:p w14:paraId="7F64DA40" w14:textId="77777777" w:rsidR="00721115" w:rsidRPr="007E7AC5" w:rsidRDefault="00721115" w:rsidP="004D6ADE">
      <w:pPr>
        <w:shd w:val="clear" w:color="auto" w:fill="FFFFFF"/>
        <w:spacing w:after="0" w:line="240" w:lineRule="auto"/>
        <w:rPr>
          <w:rFonts w:ascii="Aptos Display" w:eastAsia="Times New Roman" w:hAnsi="Aptos Display" w:cstheme="minorHAnsi"/>
          <w:color w:val="0A0A0A"/>
          <w:lang w:eastAsia="en-IN"/>
        </w:rPr>
      </w:pPr>
    </w:p>
    <w:p w14:paraId="5B15CDCC" w14:textId="77777777" w:rsidR="004D6ADE" w:rsidRPr="007E7AC5" w:rsidRDefault="004D6ADE" w:rsidP="004D6ADE">
      <w:pPr>
        <w:shd w:val="clear" w:color="auto" w:fill="FFFFFF"/>
        <w:spacing w:after="0" w:line="240" w:lineRule="auto"/>
        <w:rPr>
          <w:rFonts w:ascii="Aptos Display" w:eastAsia="Times New Roman" w:hAnsi="Aptos Display" w:cstheme="minorHAnsi"/>
          <w:color w:val="0A0A0A"/>
          <w:lang w:eastAsia="en-IN"/>
        </w:rPr>
      </w:pPr>
      <w:r w:rsidRPr="007E7AC5">
        <w:rPr>
          <w:rFonts w:ascii="Aptos Display" w:eastAsia="Times New Roman" w:hAnsi="Aptos Display" w:cstheme="minorHAnsi"/>
          <w:b/>
          <w:bCs/>
          <w:color w:val="0A0A0A"/>
          <w:lang w:eastAsia="en-IN"/>
        </w:rPr>
        <w:t>(Signature of Client)</w:t>
      </w:r>
      <w:r w:rsidRPr="007E7AC5">
        <w:rPr>
          <w:rFonts w:ascii="Aptos Display" w:eastAsia="Times New Roman" w:hAnsi="Aptos Display" w:cstheme="minorHAnsi"/>
          <w:color w:val="0A0A0A"/>
          <w:lang w:eastAsia="en-IN"/>
        </w:rPr>
        <w:t> </w:t>
      </w:r>
    </w:p>
    <w:p w14:paraId="6E84F162" w14:textId="77777777" w:rsidR="004D6ADE" w:rsidRPr="007E7AC5" w:rsidRDefault="00BC3BE1" w:rsidP="004D6ADE">
      <w:pPr>
        <w:spacing w:after="0" w:line="240" w:lineRule="auto"/>
        <w:rPr>
          <w:rFonts w:ascii="Aptos Display" w:eastAsia="Times New Roman" w:hAnsi="Aptos Display" w:cstheme="minorHAnsi"/>
          <w:lang w:eastAsia="en-IN"/>
        </w:rPr>
      </w:pPr>
      <w:r w:rsidRPr="007E7AC5">
        <w:rPr>
          <w:rFonts w:ascii="Aptos Display" w:eastAsia="Times New Roman" w:hAnsi="Aptos Display" w:cstheme="minorHAnsi"/>
          <w:lang w:eastAsia="en-IN"/>
        </w:rPr>
        <w:pict w14:anchorId="4B296084">
          <v:rect id="_x0000_i1025" style="width:0;height:.75pt" o:hralign="center" o:hrstd="t" o:hr="t" fillcolor="#a0a0a0" stroked="f"/>
        </w:pict>
      </w:r>
    </w:p>
    <w:p w14:paraId="7D2D3A7A" w14:textId="77777777" w:rsidR="001E57C5" w:rsidRPr="007E7AC5" w:rsidRDefault="001E57C5" w:rsidP="004D6ADE">
      <w:pPr>
        <w:spacing w:line="240" w:lineRule="auto"/>
        <w:rPr>
          <w:rFonts w:ascii="Aptos Display" w:hAnsi="Aptos Display" w:cstheme="minorHAnsi"/>
        </w:rPr>
      </w:pPr>
    </w:p>
    <w:sectPr w:rsidR="001E57C5" w:rsidRPr="007E7A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BA7684"/>
    <w:multiLevelType w:val="multilevel"/>
    <w:tmpl w:val="A1A60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D00548"/>
    <w:multiLevelType w:val="multilevel"/>
    <w:tmpl w:val="8F042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B128E3"/>
    <w:multiLevelType w:val="multilevel"/>
    <w:tmpl w:val="7092E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F560B14"/>
    <w:multiLevelType w:val="multilevel"/>
    <w:tmpl w:val="4CEA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1324826">
    <w:abstractNumId w:val="0"/>
  </w:num>
  <w:num w:numId="2" w16cid:durableId="824517039">
    <w:abstractNumId w:val="1"/>
  </w:num>
  <w:num w:numId="3" w16cid:durableId="1331719041">
    <w:abstractNumId w:val="3"/>
  </w:num>
  <w:num w:numId="4" w16cid:durableId="331690476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Trilok Singla">
    <w15:presenceInfo w15:providerId="AD" w15:userId="S::trilok.singla@shoonya.com::6c193e24-a425-4606-a289-f5ee5e4f813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6ADE"/>
    <w:rsid w:val="0006060A"/>
    <w:rsid w:val="001E57C5"/>
    <w:rsid w:val="00262D8E"/>
    <w:rsid w:val="003217D0"/>
    <w:rsid w:val="003C58FD"/>
    <w:rsid w:val="004D6ADE"/>
    <w:rsid w:val="00721115"/>
    <w:rsid w:val="00731028"/>
    <w:rsid w:val="007A6D1B"/>
    <w:rsid w:val="007E7AC5"/>
    <w:rsid w:val="00C43CD3"/>
    <w:rsid w:val="00CD20B8"/>
    <w:rsid w:val="00D03585"/>
    <w:rsid w:val="00DD50A5"/>
    <w:rsid w:val="00F52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2BDE4"/>
  <w15:chartTrackingRefBased/>
  <w15:docId w15:val="{50BCBE06-3697-460D-982C-66C0C9142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ADE"/>
    <w:rPr>
      <w:b/>
      <w:bCs/>
    </w:rPr>
  </w:style>
  <w:style w:type="table" w:styleId="TableGrid">
    <w:name w:val="Table Grid"/>
    <w:basedOn w:val="TableNormal"/>
    <w:uiPriority w:val="39"/>
    <w:rsid w:val="007A6D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7E7AC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92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45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6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35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4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82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8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5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2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49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68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99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74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47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79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37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80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23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40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67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02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300</Words>
  <Characters>1656</Characters>
  <Application>Microsoft Office Word</Application>
  <DocSecurity>0</DocSecurity>
  <Lines>28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Kumar</dc:creator>
  <cp:keywords/>
  <dc:description/>
  <cp:lastModifiedBy>Trilok Singla</cp:lastModifiedBy>
  <cp:revision>2</cp:revision>
  <dcterms:created xsi:type="dcterms:W3CDTF">2026-04-08T04:55:00Z</dcterms:created>
  <dcterms:modified xsi:type="dcterms:W3CDTF">2026-04-08T04:55:00Z</dcterms:modified>
</cp:coreProperties>
</file>